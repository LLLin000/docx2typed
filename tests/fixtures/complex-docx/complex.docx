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docx2typed Complex DOCX Fixture</w:t>
      </w:r>
    </w:p>
    <w:p>
      <w:pPr>
        <w:pStyle w:val="Subtitle"/>
      </w:pPr>
      <w:r>
        <w:t>A real Word package covering editable and preserved structures</w:t>
      </w:r>
    </w:p>
    <w:p>
      <w:pPr>
        <w:pStyle w:val="Heading1"/>
      </w:pPr>
      <w:r>
        <w:t>1. Formatting and inline structure</w:t>
      </w:r>
    </w:p>
    <w:p>
      <w:pPr>
        <w:pStyle w:val="FixtureBody"/>
      </w:pPr>
      <w:r>
        <w:t xml:space="preserve">EDIT-ME: </w:t>
      </w:r>
      <w:r>
        <w:rPr>
          <w:b/>
        </w:rPr>
        <w:t>bold</w:t>
      </w:r>
      <w:r>
        <w:rPr>
          <w:i/>
        </w:rPr>
        <w:t xml:space="preserve"> italic</w:t>
      </w:r>
      <w:r>
        <w:rPr>
          <w:u w:val="single"/>
        </w:rPr>
        <w:t xml:space="preserve"> underline</w:t>
      </w:r>
      <w:r>
        <w:rPr>
          <w:strike/>
        </w:rPr>
        <w:t xml:space="preserve"> strike</w:t>
      </w:r>
      <w:r>
        <w:rPr>
          <w:dstrike/>
        </w:rPr>
        <w:t xml:space="preserve"> double-strike</w:t>
      </w:r>
      <w:r>
        <w:rPr>
          <w:caps/>
        </w:rPr>
        <w:t xml:space="preserve"> all-caps</w:t>
      </w:r>
      <w:r>
        <w:rPr>
          <w:smallCaps/>
        </w:rPr>
        <w:t xml:space="preserve"> small-caps</w:t>
      </w:r>
      <w:r>
        <w:rPr>
          <w:shadow/>
        </w:rPr>
        <w:t xml:space="preserve"> shadow</w:t>
      </w:r>
      <w:r>
        <w:rPr>
          <w:color w:val="C00000"/>
        </w:rPr>
        <w:t xml:space="preserve"> color</w:t>
      </w:r>
      <w:r>
        <w:rPr>
          <w:highlight w:val="yellow"/>
        </w:rPr>
        <w:t xml:space="preserve"> highlight</w:t>
      </w:r>
      <w:r>
        <w:rPr>
          <w:vertAlign w:val="superscript"/>
        </w:rPr>
        <w:t xml:space="preserve"> superscript²</w:t>
      </w:r>
      <w:r>
        <w:rPr>
          <w:vertAlign w:val="subscript"/>
        </w:rPr>
        <w:t xml:space="preserve"> subscript₂</w:t>
      </w:r>
      <w:r>
        <w:rPr>
          <w:rStyle w:val="FixtureCode"/>
          <w:highlight w:val="lightGray"/>
        </w:rPr>
        <w:t xml:space="preserve"> code</w:t>
      </w:r>
      <w:r>
        <w:rPr>
          <w:rFonts w:ascii="Times New Roman" w:hAnsi="Times New Roman"/>
        </w:rPr>
        <w:t xml:space="preserve"> XML &amp; &lt;angle&gt; and  double  spaces</w:t>
      </w:r>
      <w:r>
        <w:tab/>
      </w:r>
      <w:r>
        <w:t>tab</w:t>
      </w:r>
      <w:r>
        <w:br/>
      </w:r>
      <w:r>
        <w:t>line break</w:t>
      </w:r>
      <w:r>
        <w:noBreakHyphen/>
      </w:r>
      <w:r>
        <w:softHyphen/>
      </w:r>
      <w:r>
        <w:sym w:font="Wingdings" w:char="F0FC"/>
      </w:r>
      <w:bookmarkStart w:id="42" w:name="ComplexFixtureBookmark"/>
      <w:r>
        <w:t xml:space="preserve"> bookmark-target</w:t>
      </w:r>
      <w:bookmarkEnd w:id="42"/>
      <w:commentRangeStart w:id="0"/>
      <w:r>
        <w:t xml:space="preserve"> comment-target</w:t>
      </w:r>
      <w:commentRangeEnd w:id="0"/>
      <w:r>
        <w:rPr>
          <w:rStyle w:val="CommentReference"/>
        </w:rPr>
        <w:commentReference w:id="0"/>
      </w:r>
      <w:hyperlink r:id="rId13">
        <w:r>
          <w:rPr>
            <w:color w:val="0563C1"/>
            <w:u w:val="single"/>
          </w:rPr>
          <w:t> external hyperlink</w:t>
        </w:r>
      </w:hyperlink>
    </w:p>
    <w:p>
      <w:pPr>
        <w:pStyle w:val="FixtureBody"/>
      </w:pPr>
      <w:r>
        <w:t xml:space="preserve">Inline drawing/image: </w:t>
      </w:r>
      <w:r>
        <w:drawing>
          <wp:inline xmlns:a="http://schemas.openxmlformats.org/drawingml/2006/main" xmlns:pic="http://schemas.openxmlformats.org/drawingml/2006/picture">
            <wp:extent cx="320040" cy="320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00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image relationship preserved</w:t>
      </w:r>
    </w:p>
    <w:p>
      <w:pPr>
        <w:pStyle w:val="Heading1"/>
      </w:pPr>
      <w:r>
        <w:t>2. Lists, breaks, and tables</w:t>
      </w:r>
    </w:p>
    <w:p>
      <w:pPr>
        <w:pStyle w:val="ListBullet"/>
      </w:pPr>
      <w:r>
        <w:t>Bullet item with direct formatting</w:t>
      </w:r>
    </w:p>
    <w:p>
      <w:pPr>
        <w:pStyle w:val="ListNumber"/>
      </w:pPr>
      <w:r>
        <w:t>Numbered item with a tab</w:t>
        <w:tab/>
        <w:t>inside</w:t>
      </w:r>
    </w:p>
    <w:p>
      <w:pPr>
        <w:pStyle w:val="FixtureBody"/>
      </w:pPr>
      <w:r>
        <w:t>Page-break paragraph</w:t>
      </w:r>
      <w:r>
        <w:br w:type="page"/>
      </w:r>
      <w:r>
        <w:t>after page break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tcBorders>
              <w:top w:val="single" w:sz="12" w:color="4F81BD"/>
              <w:bottom w:val="single" w:sz="12" w:color="4F81BD"/>
              <w:left w:val="single" w:sz="12" w:color="4F81BD"/>
              <w:right w:val="single" w:sz="12" w:color="4F81BD"/>
            </w:tcBorders>
            <w:vAlign w:val="cente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520"/>
            <w:shd w:fill="D9EAF7"/>
            <w:tcBorders>
              <w:top w:val="single" w:sz="12" w:color="4F81BD"/>
              <w:bottom w:val="single" w:sz="12" w:color="4F81BD"/>
              <w:left w:val="single" w:sz="12" w:color="4F81BD"/>
              <w:right w:val="single" w:sz="12" w:color="4F81BD"/>
            </w:tcBorders>
            <w:vAlign w:val="center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520"/>
            <w:shd w:fill="D9EAF7"/>
            <w:tcBorders>
              <w:top w:val="single" w:sz="12" w:color="4F81BD"/>
              <w:bottom w:val="single" w:sz="12" w:color="4F81BD"/>
              <w:left w:val="single" w:sz="12" w:color="4F81BD"/>
              <w:right w:val="single" w:sz="12" w:color="4F81BD"/>
            </w:tcBorders>
            <w:vAlign w:val="center"/>
          </w:tcPr>
          <w:p>
            <w:r>
              <w:rPr>
                <w:b/>
              </w:rPr>
              <w:t>Formatting</w:t>
            </w:r>
          </w:p>
        </w:tc>
        <w:tc>
          <w:tcPr>
            <w:tcW w:type="dxa" w:w="2520"/>
            <w:shd w:fill="D9EAF7"/>
            <w:tcBorders>
              <w:top w:val="single" w:sz="12" w:color="4F81BD"/>
              <w:bottom w:val="single" w:sz="12" w:color="4F81BD"/>
              <w:left w:val="single" w:sz="12" w:color="4F81BD"/>
              <w:right w:val="single" w:sz="12" w:color="4F81BD"/>
            </w:tcBorders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Unicode</w:t>
            </w:r>
          </w:p>
        </w:tc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² / ₂ / ±</w:t>
            </w:r>
          </w:p>
        </w:tc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superscript + subscript</w:t>
            </w:r>
          </w:p>
        </w:tc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preserve</w:t>
            </w:r>
          </w:p>
        </w:tc>
      </w:tr>
      <w:tr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XML</w:t>
            </w:r>
          </w:p>
        </w:tc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&amp; &lt; &gt;</w:t>
            </w:r>
          </w:p>
        </w:tc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escaped text</w:t>
            </w:r>
          </w:p>
        </w:tc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round-trip</w:t>
            </w:r>
          </w:p>
        </w:tc>
      </w:tr>
      <w:tr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Opaque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260"/>
              <w:gridCol w:w="1260"/>
            </w:tblGrid>
            <w:tr>
              <w:tc>
                <w:tcPr>
                  <w:tcW w:type="dxa" w:w="1260"/>
                </w:tcPr>
                <w:p>
                  <w:r>
                    <w:t>nested</w:t>
                  </w:r>
                </w:p>
              </w:tc>
              <w:tc>
                <w:tcPr>
                  <w:tcW w:type="dxa" w:w="1260"/>
                </w:tcPr>
                <w:p>
                  <w:r>
                    <w:t>table</w:t>
                  </w:r>
                </w:p>
              </w:tc>
            </w:tr>
            <w:tr>
              <w:tc>
                <w:tcPr>
                  <w:tcW w:type="dxa" w:w="1260"/>
                </w:tcPr>
                <w:p>
                  <w:r>
                    <w:t>inside</w:t>
                  </w:r>
                </w:p>
              </w:tc>
              <w:tc>
                <w:tcPr>
                  <w:tcW w:type="dxa" w:w="1260"/>
                </w:tcPr>
                <w:p>
                  <w:r>
                    <w:t>cell</w:t>
                  </w:r>
                </w:p>
              </w:tc>
            </w:tr>
          </w:tbl>
          <w:p/>
        </w:tc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field / drawing / revision</w:t>
            </w:r>
          </w:p>
        </w:tc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locked</w:t>
            </w:r>
          </w:p>
        </w:tc>
        <w:tc>
          <w:tcPr>
            <w:tcW w:type="dxa" w:w="2520"/>
            <w:tcBorders>
              <w:top w:val="single" w:sz="6" w:color="4F81BD"/>
              <w:bottom w:val="single" w:sz="6" w:color="4F81BD"/>
              <w:left w:val="single" w:sz="6" w:color="4F81BD"/>
              <w:right w:val="single" w:sz="6" w:color="4F81BD"/>
            </w:tcBorders>
          </w:tcPr>
          <w:p>
            <w:r>
              <w:t>diagnostic</w:t>
            </w:r>
          </w:p>
        </w:tc>
      </w:tr>
    </w:tbl>
    <w:p>
      <w:pPr>
        <w:pStyle w:val="Heading1"/>
      </w:pPr>
      <w:r>
        <w:t>3. Headers, sections, and fields</w:t>
      </w:r>
    </w:p>
    <w:p>
      <w:r>
        <w:t>PROOFERR-SLOT</w:t>
      </w:r>
      <w:proofErr w:type="spellStart"/>
    </w:p>
    <w:p>
      <w:r>
        <w:t>TRACKED-CHANGE-SLOT</w:t>
      </w:r>
      <w:ins w:id="99" w:author="fixture" w:date="2026-08-05T00:00:00Z">
        <w:r>
          <w:t> inserted revision </w:t>
        </w:r>
      </w:ins>
    </w:p>
    <w:p>
      <w:r>
        <w:t>FIELD-SLOT</w:t>
      </w:r>
      <w:fldSimple w:instr=" PAGE ">
        <w:r>
          <w:t>1</w:t>
        </w:r>
      </w:fldSimple>
    </w:p>
    <w:p>
      <w:r>
        <w:t>FOOTNOTE-SLOT</w:t>
      </w:r>
      <w:r>
        <w:footnoteReference w:id="1"/>
      </w:r>
    </w:p>
    <w:p>
      <w:r>
        <w:t>ENDNOTE-SLOT</w:t>
      </w:r>
      <w:r>
        <w:endnoteReference w:id="1"/>
      </w:r>
    </w:p>
    <w:p>
      <w:r>
        <w:t>MATH-SLOT</w:t>
      </w:r>
    </w:p>
    <w:p>
      <w:r>
        <w:t>SDT-SLOT</w:t>
      </w:r>
    </w:p>
    <w:p>
      <w:pPr>
        <w:sectPr>
          <w:headerReference w:type="first" r:id="rId9"/>
          <w:headerReference w:type="default" r:id="rId10"/>
          <w:footerReference w:type="default" r:id="rId11"/>
          <w:pgSz w:w="12240" w:h="15840"/>
          <w:pgMar w:top="936" w:right="1080" w:bottom="936" w:left="108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Second section with landscape geometry</w:t>
      </w:r>
    </w:p>
    <w:p>
      <w:pPr>
        <w:pStyle w:val="FixtureBody"/>
      </w:pPr>
      <w:r>
        <w:t>The section boundary and sectPr are part of the protected baseline.</w:t>
      </w:r>
      <w:r>
        <w:rPr>
          <w:vertAlign w:val="superscript"/>
        </w:rPr>
        <w:t xml:space="preserve"> ²</w:t>
      </w:r>
    </w:p>
    <m:oMathPara xmlns:m="http://schemas.openxmlformats.org/officeDocument/2006/math">
      <m:oMath>
        <m:r>
          <m:t>x</m:t>
        </m:r>
        <m:r>
          <m:t>+</m:t>
        </m:r>
        <m:r>
          <m:t>y</m:t>
        </m:r>
      </m:oMath>
    </m:oMathPara>
    <w:customXml xmlns:w="http://schemas.openxmlformats.org/wordprocessingml/2006/main" w:element="fixture" w:uri="urn:docx2typed:fixture">
      <w:p>
        <w:r>
          <w:t>custom XML</w:t>
        </w:r>
      </w:p>
    </w:customXml>
    <w:sdt xmlns:w="http://schemas.openxmlformats.org/wordprocessingml/2006/main">
      <w:sdtPr>
        <w:alias w:val="fixture content"/>
      </w:sdtPr>
      <w:sdtContent>
        <w:p>
          <w:r>
            <w:t>structured document tag</w:t>
          </w:r>
        </w:p>
      </w:sdtContent>
    </w:sdt>
    <w:sectPr w:rsidR="00FC693F" w:rsidRPr="0006063C" w:rsidSect="00034616">
      <w:pgSz w:w="15840" w:h="12240" w:orient="landscape"/>
      <w:pgMar w:top="936" w:right="720" w:bottom="936" w:left="720" w:header="720" w:footer="720" w:gutter="0"/>
      <w:cols w:space="720"/>
      <w:titlePg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ocx2typed" w:initials="" w:date="2026-08-05T04:26:32Z">
    <w:p>
      <w:pPr>
        <w:pStyle w:val="CommentText"/>
      </w:pPr>
      <w:r>
        <w:rPr>
          <w:rStyle w:val="CommentReference"/>
        </w:rPr>
        <w:annotationRef/>
      </w:r>
      <w:r>
        <w:t>Fixture comment with a real comments.xml part.</w:t>
      </w:r>
    </w:p>
  </w:comment>
</w:comments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t>Fixture endnote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Landscape footer /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Fixture footnote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</w:rPr>
      <w:t>docx2typed / COMPLEX FIXTURE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Landscape section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xtureBody">
    <w:name w:val="Fixture Body"/>
    <w:pPr>
      <w:spacing w:after="120"/>
    </w:pPr>
    <w:rPr>
      <w:rFonts w:ascii="Aptos" w:hAnsi="Aptos"/>
      <w:sz w:val="21"/>
    </w:rPr>
  </w:style>
  <w:style w:type="character" w:customStyle="1" w:styleId="FixtureCode">
    <w:name w:val="Fixture Code"/>
    <w:rPr>
      <w:rFonts w:ascii="Courier New" w:hAnsi="Courier New"/>
      <w:color w:val="1F4E7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comments" Target="comments.xml"/><Relationship Id="rId13" Type="http://schemas.openxmlformats.org/officeDocument/2006/relationships/hyperlink" Target="https://example.com/docx2typed-fixture" TargetMode="External"/><Relationship Id="rId14" Type="http://schemas.openxmlformats.org/officeDocument/2006/relationships/image" Target="media/image1.png"/><Relationship Id="rId15" Type="http://schemas.openxmlformats.org/officeDocument/2006/relationships/footnotes" Target="footnotes.xml"/><Relationship Id="rId1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docx2typed complex DOCX fixture</dc:title>
  <dc:subject>Supported and opaque Word structures</dc:subject>
  <dc:creator>docx2typed</dc:creator>
  <cp:keywords>DOCX, fixture, formatting, structure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