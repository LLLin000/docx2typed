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修订前文</w:t>
      </w:r>
      <w:ins w:id="1" w:author="审稿人" w:date="2026-08-06T10:12:00Z">
        <w:r>
          <w:t>已插入内容</w:t>
        </w:r>
      </w:ins>
      <w:r>
        <w:t>修订后文</w:t>
      </w:r>
    </w:p>
    <w:p>
      <w:r>
        <w:t>保留</w:t>
      </w:r>
      <w:del w:id="2" w:author="审稿人" w:date="2026-08-06T10:12:00Z">
        <w:r>
          <w:delText>旧文本</w:delText>
        </w:r>
      </w:del>
    </w:p>
    <w:p>
      <w:pPr>
        <w:rPr>
          <w:ins w:id="3" w:author="审稿人" w:date="2026-08-06T10:12:00Z"/>
        </w:rPr>
      </w:pPr>
      <w:r>
        <w:t>段落标记段</w:t>
      </w:r>
    </w:p>
    <w:p>
      <w:fldSimple w:instr=" PAGE ">
        <w:ins w:id="4" w:author="审稿人" w:date="2026-08-06T10:12:00Z">
          <w:r>
            <w:t>字段内插入</w:t>
          </w:r>
        </w:ins>
      </w:fldSimple>
    </w:p>
    <w:p>
      <m:oMath>
        <w:ins w:id="5" w:author="审稿人" w:date="2026-08-06T10:12:00Z">
          <w:r>
            <w:t>公式内插入</w:t>
          </w:r>
        </w:ins>
      </m:oMath>
    </w:p>
    <w:p>
      <w:ins w:id="6" w:author="审稿人" w:date="2026-08-06T10:12:00Z">
        <w:r>
          <w:t>修订五</w:t>
        </w:r>
      </w:ins>
    </w:p>
    <w:p>
      <w:del w:id="7" w:author="审稿人" w:date="2026-08-06T10:12:00Z">
        <w:r>
          <w:delText>修订六</w:delText>
        </w:r>
      </w:del>
    </w:p>
    <w:p>
      <w:ins w:id="8" w:author="审稿人" w:date="2026-08-06T10:12:00Z">
        <w:r>
          <w:t>修订七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Change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