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关键一</w:t>
      </w:r>
      <w:commentRangeEnd w:id="0"/>
      <w:r>
        <w:rPr>
          <w:rStyle w:val="CommentReference"/>
        </w:rPr>
        <w:commentReference w:id="0"/>
      </w:r>
      <w:ins w:id="21" w:author="审稿人" w:date="2026-08-08T00:00:00Z">
        <w:r>
          <w:t>修订甲</w:t>
        </w:r>
      </w:ins>
    </w:p>
    <w:p>
      <w:commentRangeStart w:id="1"/>
      <w:r>
        <w:t>关键二</w:t>
      </w:r>
      <w:commentRangeEnd w:id="1"/>
      <w:r>
        <w:rPr>
          <w:rStyle w:val="CommentReference"/>
        </w:rPr>
        <w:commentReference w:id="1"/>
      </w:r>
      <w:del w:id="22" w:author="审稿人" w:date="2026-08-08T00:00:00Z">
        <w:r>
          <w:delText>修订乙</w:delText>
        </w:r>
      </w:del>
    </w:p>
    <w:p>
      <w:commentRangeStart w:id="2"/>
      <w:r>
        <w:t>关键三</w:t>
      </w:r>
      <w:commentRangeEnd w:id="2"/>
      <w:r>
        <w:rPr>
          <w:rStyle w:val="CommentReference"/>
        </w:rPr>
        <w:commentReference w:id="2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审稿人" w:initials="" w:date="2026-08-08T00:00:00Z">
    <w:p>
      <w:pPr>
        <w:pStyle w:val="CommentText"/>
      </w:pPr>
      <w:r>
        <w:rPr>
          <w:rStyle w:val="CommentReference"/>
        </w:rPr>
        <w:annotationRef/>
      </w:r>
      <w:r>
        <w:t>批注一内容</w:t>
      </w:r>
    </w:p>
  </w:comment>
  <w:comment w:id="1" w:author="审稿人" w:initials="" w:date="2026-08-08T00:00:00Z">
    <w:p>
      <w:pPr>
        <w:pStyle w:val="CommentText"/>
      </w:pPr>
      <w:r>
        <w:rPr>
          <w:rStyle w:val="CommentReference"/>
        </w:rPr>
        <w:annotationRef/>
      </w:r>
      <w:r>
        <w:t>批注二内容</w:t>
      </w:r>
    </w:p>
  </w:comment>
  <w:comment w:id="2" w:author="审稿人" w:initials="" w:date="2026-08-08T00:00:00Z">
    <w:p>
      <w:pPr>
        <w:pStyle w:val="CommentText"/>
      </w:pPr>
      <w:r>
        <w:rPr>
          <w:rStyle w:val="CommentReference"/>
        </w:rPr>
        <w:annotationRef/>
      </w:r>
      <w:r>
        <w:t>批注三内容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2026-08-08T00:00:00Z</dcterms:created>
  <dcterms:modified xsi:type="dcterms:W3CDTF">2026-08-08T00:00:00Z</dcterms:modified>
  <cp:category/>
</cp:coreProperties>
</file>