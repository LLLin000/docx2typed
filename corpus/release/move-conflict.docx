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移动前文</w:t>
      </w:r>
      <w:moveFrom w:id="31" w:author="审稿人" w:date="2026-08-08T00:00:00Z">
        <w:r>
          <w:delText>移动前</w:delText>
        </w:r>
      </w:moveFrom>
      <w:moveTo w:id="32" w:author="审稿人" w:date="2026-08-08T00:00:00Z">
        <w:r>
          <w:t>移动后</w:t>
        </w:r>
      </w:moveTo>
      <w:r>
        <w:t>移动后文</w:t>
      </w:r>
    </w:p>
    <w:p>
      <w:ins w:id="33" w:author="审稿人甲" w:date="2026-08-08T00:00:00Z">
        <w:ins w:id="34" w:author="审稿人乙" w:date="2026-08-08T00:00:00Z">
          <w:r>
            <w:t>冲突文本</w:t>
          </w:r>
        </w:ins>
        <w:r>
          <w:t>冲突外</w:t>
        </w:r>
      </w:ins>
    </w:p>
    <w:p>
      <w:r>
        <w:t>替换对：</w:t>
      </w:r>
      <w:del w:id="35" w:author="审稿人" w:date="2026-08-08T00:00:00Z">
        <w:r>
          <w:delText>旧文本</w:delText>
        </w:r>
      </w:del>
      <w:ins w:id="36" w:author="审稿人" w:date="2026-08-08T00:00:00Z">
        <w:r>
          <w:t>新文本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Change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